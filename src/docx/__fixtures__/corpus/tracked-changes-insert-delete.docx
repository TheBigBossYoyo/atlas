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Fixture: tracked-changes-insert-delete.</w:t>
      </w:r>
    </w:p>
    <w:p>
      <w:r>
        <w:t xml:space="preserve">The quick </w:t>
      </w:r>
      <w:ins w:id="1" w:author="Atlas Corpus Generator" w:date="2020-01-01T00:00:00Z">
        <w:r>
          <w:t xml:space="preserve">brown </w:t>
        </w:r>
      </w:ins>
      <w:del w:id="2" w:author="Atlas Corpus Generator" w:date="2020-01-01T00:00:00Z">
        <w:r>
          <w:delText xml:space="preserve">red </w:delText>
        </w:r>
      </w:del>
      <w:r>
        <w:t xml:space="preserve">fox jumps over the lazy dog.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Atlas Corpus Generator</dc:creator>
  <cp:lastModifiedBy>Atlas Corpus Generator</cp:lastModifiedBy>
  <cp:revision>1</cp:revision>
  <dcterms:created xsi:type="dcterms:W3CDTF">2020-01-01T00:00:00Z</dcterms:created>
  <dcterms:modified xsi:type="dcterms:W3CDTF">2020-01-01T00:00:00Z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